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D9AEA" w14:textId="4C3A20CB" w:rsidR="00543362" w:rsidRDefault="0031033D">
      <w:pPr>
        <w:pStyle w:val="NoSpacing"/>
      </w:pPr>
      <w:r>
        <w:t>Valeria Nina</w:t>
      </w:r>
    </w:p>
    <w:p w14:paraId="7A5CC76A" w14:textId="1605170B" w:rsidR="00543362" w:rsidRDefault="0031033D">
      <w:pPr>
        <w:pStyle w:val="NoSpacing"/>
      </w:pPr>
      <w:r>
        <w:t>Elizabeth Newdom</w:t>
      </w:r>
    </w:p>
    <w:p w14:paraId="545B277D" w14:textId="03EAB068" w:rsidR="00543362" w:rsidRDefault="0031033D">
      <w:pPr>
        <w:pStyle w:val="NoSpacing"/>
      </w:pPr>
      <w:r>
        <w:t>ENG 101</w:t>
      </w:r>
    </w:p>
    <w:p w14:paraId="4806DB86" w14:textId="292843B8" w:rsidR="00543362" w:rsidRDefault="0031033D">
      <w:pPr>
        <w:pStyle w:val="NoSpacing"/>
      </w:pPr>
      <w:r>
        <w:t>September 7, 2023</w:t>
      </w:r>
    </w:p>
    <w:p w14:paraId="401907E3" w14:textId="651B83C0" w:rsidR="00167054" w:rsidRDefault="00BD57A1" w:rsidP="0070570B">
      <w:pPr>
        <w:pStyle w:val="Title"/>
      </w:pPr>
      <w:r>
        <w:t xml:space="preserve">Society’s Hunger for Gender Roles </w:t>
      </w:r>
    </w:p>
    <w:p w14:paraId="1E10BF1D" w14:textId="15A4AD3A" w:rsidR="0070570B" w:rsidRPr="001411C3" w:rsidRDefault="0070570B" w:rsidP="002E3C52">
      <w:pPr>
        <w:rPr>
          <w:vertAlign w:val="subscript"/>
        </w:rPr>
      </w:pPr>
      <w:r>
        <w:t>H</w:t>
      </w:r>
      <w:r w:rsidR="007D1A06">
        <w:t>ow far can we let our society change our perspective on life on a day-to-day basis</w:t>
      </w:r>
      <w:r w:rsidR="00957DAF">
        <w:t xml:space="preserve"> a</w:t>
      </w:r>
      <w:r w:rsidR="007D1A06">
        <w:t>nd why is it tha</w:t>
      </w:r>
      <w:r>
        <w:t xml:space="preserve">t </w:t>
      </w:r>
      <w:r w:rsidR="007D1A06">
        <w:t xml:space="preserve">gender roles become such a big </w:t>
      </w:r>
      <w:r>
        <w:t>part</w:t>
      </w:r>
      <w:r w:rsidR="007D1A06">
        <w:t xml:space="preserve"> of our lives when it comes to making assumptions and expectations for other people</w:t>
      </w:r>
      <w:r>
        <w:t>? W</w:t>
      </w:r>
      <w:r w:rsidR="007D1A06">
        <w:t>e let society’s views on gender roles control who we are and what we do</w:t>
      </w:r>
      <w:r>
        <w:t xml:space="preserve">, but </w:t>
      </w:r>
      <w:r w:rsidR="007D1A06">
        <w:t xml:space="preserve">is it </w:t>
      </w:r>
      <w:r>
        <w:t>ok</w:t>
      </w:r>
      <w:r w:rsidR="007D1A06">
        <w:t xml:space="preserve"> to live a life </w:t>
      </w:r>
      <w:r>
        <w:t xml:space="preserve">under </w:t>
      </w:r>
      <w:r w:rsidR="007D1A06">
        <w:t>limitations and expectations</w:t>
      </w:r>
      <w:r>
        <w:t xml:space="preserve"> </w:t>
      </w:r>
      <w:r w:rsidR="00EE0C61">
        <w:t xml:space="preserve">that are </w:t>
      </w:r>
      <w:r>
        <w:t>according to these gender roles</w:t>
      </w:r>
      <w:r w:rsidR="007D1A06">
        <w:t>?</w:t>
      </w:r>
      <w:r>
        <w:t xml:space="preserve"> </w:t>
      </w:r>
      <w:r w:rsidR="00E9798F">
        <w:t xml:space="preserve">Living </w:t>
      </w:r>
      <w:r w:rsidR="002E3C52">
        <w:t xml:space="preserve">under </w:t>
      </w:r>
      <w:r w:rsidR="00F65B53">
        <w:t>these strict</w:t>
      </w:r>
      <w:r w:rsidR="00E9798F">
        <w:t xml:space="preserve"> roles is </w:t>
      </w:r>
      <w:r w:rsidR="002E3C52">
        <w:t xml:space="preserve">critical </w:t>
      </w:r>
      <w:r w:rsidR="00812CED">
        <w:t>to people</w:t>
      </w:r>
      <w:r w:rsidR="00F65B53">
        <w:t>’s</w:t>
      </w:r>
      <w:r w:rsidR="00812CED">
        <w:t xml:space="preserve"> mental health and a</w:t>
      </w:r>
      <w:r w:rsidR="00F65B53">
        <w:t xml:space="preserve">s </w:t>
      </w:r>
      <w:r w:rsidR="00812CED">
        <w:t xml:space="preserve">society we need to improve the way we </w:t>
      </w:r>
      <w:r w:rsidR="00F65B53">
        <w:t>view</w:t>
      </w:r>
      <w:r w:rsidR="00812CED">
        <w:t xml:space="preserve"> </w:t>
      </w:r>
      <w:r w:rsidR="00F65B53">
        <w:t>these roles</w:t>
      </w:r>
      <w:r w:rsidR="009807F3">
        <w:t>.</w:t>
      </w:r>
      <w:r w:rsidR="00F65B53">
        <w:t xml:space="preserve"> </w:t>
      </w:r>
    </w:p>
    <w:p w14:paraId="6966950A" w14:textId="0C668E20" w:rsidR="002E3C52" w:rsidRDefault="00B60286" w:rsidP="002E3C52">
      <w:pPr>
        <w:ind w:firstLine="0"/>
      </w:pPr>
      <w:r>
        <w:t xml:space="preserve"> </w:t>
      </w:r>
    </w:p>
    <w:p w14:paraId="5DB21233" w14:textId="048D940D" w:rsidR="00543362" w:rsidRDefault="007D1A06" w:rsidP="00AF1125">
      <w:r>
        <w:t xml:space="preserve"> </w:t>
      </w:r>
      <w:r w:rsidR="0070570B">
        <w:t xml:space="preserve">Society becomes the greatest factor into </w:t>
      </w:r>
      <w:r w:rsidR="00311391">
        <w:t>our environment and</w:t>
      </w:r>
      <w:r w:rsidR="0070570B">
        <w:t xml:space="preserve"> how we should act, feel, even to how we think in today’s world and that includes creating</w:t>
      </w:r>
      <w:r w:rsidR="00E762C5">
        <w:t xml:space="preserve"> challenging</w:t>
      </w:r>
      <w:r w:rsidR="0070570B">
        <w:t xml:space="preserve"> traditional </w:t>
      </w:r>
      <w:r w:rsidR="002A647D">
        <w:t>g</w:t>
      </w:r>
      <w:r w:rsidR="0070570B">
        <w:t xml:space="preserve">ender roles </w:t>
      </w:r>
      <w:r w:rsidR="00790173">
        <w:t xml:space="preserve">like </w:t>
      </w:r>
      <w:r w:rsidR="004B6935">
        <w:t xml:space="preserve">how </w:t>
      </w:r>
      <w:r w:rsidR="00F0422A">
        <w:t>wom</w:t>
      </w:r>
      <w:r w:rsidR="00237BAB">
        <w:t>a</w:t>
      </w:r>
      <w:r w:rsidR="00F0422A">
        <w:t xml:space="preserve">n need to stick to </w:t>
      </w:r>
      <w:r w:rsidR="00BC71ED">
        <w:t xml:space="preserve">role that is considered </w:t>
      </w:r>
      <w:r w:rsidR="00D96553">
        <w:t>feminine</w:t>
      </w:r>
      <w:r w:rsidR="007D6A6D">
        <w:t xml:space="preserve"> in </w:t>
      </w:r>
      <w:r w:rsidR="00CA1218">
        <w:t>nurturing ways</w:t>
      </w:r>
      <w:r w:rsidR="00BC71ED">
        <w:t xml:space="preserve"> and a </w:t>
      </w:r>
      <w:r w:rsidR="00CA1218">
        <w:t xml:space="preserve">how </w:t>
      </w:r>
      <w:r w:rsidR="00237BAB">
        <w:t>men</w:t>
      </w:r>
      <w:r w:rsidR="00BC71ED">
        <w:t xml:space="preserve"> </w:t>
      </w:r>
      <w:r w:rsidR="00BA6C67">
        <w:t xml:space="preserve">strictly </w:t>
      </w:r>
      <w:r w:rsidR="009C351F">
        <w:t>need</w:t>
      </w:r>
      <w:r w:rsidR="00BA6C67">
        <w:t xml:space="preserve"> t</w:t>
      </w:r>
      <w:r w:rsidR="005512EA">
        <w:t xml:space="preserve">o be </w:t>
      </w:r>
      <w:r w:rsidR="00C91512">
        <w:t>“</w:t>
      </w:r>
      <w:r w:rsidR="005512EA">
        <w:t>manly</w:t>
      </w:r>
      <w:r w:rsidR="00C91512" w:rsidRPr="001D0831">
        <w:t>”</w:t>
      </w:r>
      <w:r w:rsidR="00930F60" w:rsidRPr="001D0831">
        <w:t xml:space="preserve"> enough</w:t>
      </w:r>
      <w:r w:rsidR="00881957" w:rsidRPr="001D0831">
        <w:t xml:space="preserve"> in</w:t>
      </w:r>
      <w:r w:rsidR="00AC050B" w:rsidRPr="001D0831">
        <w:t xml:space="preserve"> terms of </w:t>
      </w:r>
      <w:r w:rsidR="0008105C" w:rsidRPr="001D0831">
        <w:t>masculinity</w:t>
      </w:r>
      <w:r w:rsidR="00881957" w:rsidRPr="001D0831">
        <w:t xml:space="preserve"> to be </w:t>
      </w:r>
      <w:r w:rsidR="005515EB" w:rsidRPr="001D0831">
        <w:t>a man</w:t>
      </w:r>
      <w:r w:rsidR="00182FD6" w:rsidRPr="001D0831">
        <w:t>, for</w:t>
      </w:r>
      <w:r w:rsidR="00B53501" w:rsidRPr="001D0831">
        <w:t xml:space="preserve"> this </w:t>
      </w:r>
      <w:r w:rsidR="0070570B" w:rsidRPr="001D0831">
        <w:t>society</w:t>
      </w:r>
      <w:r w:rsidR="001352F6" w:rsidRPr="001D0831">
        <w:t xml:space="preserve"> </w:t>
      </w:r>
      <w:r w:rsidR="004A09B4" w:rsidRPr="001D0831">
        <w:t>to grow</w:t>
      </w:r>
      <w:r w:rsidR="00E0460E" w:rsidRPr="001D0831">
        <w:t xml:space="preserve"> in </w:t>
      </w:r>
      <w:r w:rsidR="009746AD" w:rsidRPr="001D0831">
        <w:t>human development</w:t>
      </w:r>
      <w:r w:rsidR="001352F6" w:rsidRPr="001D0831">
        <w:t xml:space="preserve">. </w:t>
      </w:r>
      <w:r w:rsidR="001E496E" w:rsidRPr="001D0831">
        <w:t>However</w:t>
      </w:r>
      <w:r w:rsidR="00AA7BCD" w:rsidRPr="001D0831">
        <w:t>,</w:t>
      </w:r>
      <w:r w:rsidR="001E496E" w:rsidRPr="001D0831">
        <w:t xml:space="preserve"> </w:t>
      </w:r>
      <w:r w:rsidR="001D4A46" w:rsidRPr="001D0831">
        <w:t xml:space="preserve">according to an article </w:t>
      </w:r>
      <w:r w:rsidR="00055043" w:rsidRPr="001D0831">
        <w:t xml:space="preserve">On the Human Rights </w:t>
      </w:r>
      <w:r w:rsidR="0046574E" w:rsidRPr="001D0831">
        <w:t>Watch about</w:t>
      </w:r>
      <w:r w:rsidR="00055043" w:rsidRPr="001D0831">
        <w:t xml:space="preserve"> Troubles with </w:t>
      </w:r>
      <w:r w:rsidR="00606147" w:rsidRPr="001D0831">
        <w:t>T</w:t>
      </w:r>
      <w:r w:rsidR="00055043" w:rsidRPr="001D0831">
        <w:t>rad</w:t>
      </w:r>
      <w:r w:rsidR="00606147" w:rsidRPr="001D0831">
        <w:t xml:space="preserve">ition states, </w:t>
      </w:r>
      <w:r w:rsidR="00EA5A94">
        <w:t>“Unfort</w:t>
      </w:r>
      <w:r w:rsidR="00FF18EA">
        <w:t>unately</w:t>
      </w:r>
      <w:r w:rsidR="00EA5A94">
        <w:t>, “tradition</w:t>
      </w:r>
      <w:r w:rsidR="00EA02FF" w:rsidRPr="001D0831">
        <w:rPr>
          <w:rFonts w:asciiTheme="majorHAnsi" w:hAnsiTheme="majorHAnsi" w:cstheme="majorHAnsi"/>
        </w:rPr>
        <w:t xml:space="preserve">” is indeed often used to justify discrimination and crackdowns on rights and is easily hijacked by nations determined to flout the rights of particular groups and to quash broader social, political, and legal freedoms. In such environments, “tradition” </w:t>
      </w:r>
      <w:r w:rsidR="00C643B1" w:rsidRPr="001D0831">
        <w:rPr>
          <w:rFonts w:asciiTheme="majorHAnsi" w:hAnsiTheme="majorHAnsi" w:cstheme="majorHAnsi"/>
        </w:rPr>
        <w:t>subordinate’s</w:t>
      </w:r>
      <w:r w:rsidR="00EA02FF" w:rsidRPr="001D0831">
        <w:rPr>
          <w:rFonts w:asciiTheme="majorHAnsi" w:hAnsiTheme="majorHAnsi" w:cstheme="majorHAnsi"/>
        </w:rPr>
        <w:t xml:space="preserve"> human rights.</w:t>
      </w:r>
      <w:r w:rsidR="00102C3F">
        <w:rPr>
          <w:rFonts w:asciiTheme="majorHAnsi" w:hAnsiTheme="majorHAnsi" w:cstheme="majorHAnsi"/>
        </w:rPr>
        <w:t>”</w:t>
      </w:r>
      <w:r w:rsidR="00A972BC" w:rsidRPr="001D0831">
        <w:t xml:space="preserve">  </w:t>
      </w:r>
      <w:r w:rsidR="0009559C">
        <w:t>T</w:t>
      </w:r>
      <w:r w:rsidR="001E496E" w:rsidRPr="001D0831">
        <w:t>hese gender roles affect</w:t>
      </w:r>
      <w:r w:rsidR="001E1350" w:rsidRPr="001D0831">
        <w:t xml:space="preserve"> the physical</w:t>
      </w:r>
      <w:r w:rsidR="00923422" w:rsidRPr="001D0831">
        <w:t xml:space="preserve"> and</w:t>
      </w:r>
      <w:r w:rsidR="001E1350" w:rsidRPr="001D0831">
        <w:t xml:space="preserve"> mental health of people</w:t>
      </w:r>
      <w:r w:rsidR="00C2785B" w:rsidRPr="001D0831">
        <w:t>;</w:t>
      </w:r>
      <w:r w:rsidR="00923422" w:rsidRPr="001D0831">
        <w:t xml:space="preserve"> </w:t>
      </w:r>
      <w:r w:rsidR="00C2785B" w:rsidRPr="001D0831">
        <w:t>n</w:t>
      </w:r>
      <w:r w:rsidR="00923422" w:rsidRPr="001D0831">
        <w:t>o matter if you’re a male or female</w:t>
      </w:r>
      <w:r w:rsidR="009F1D65" w:rsidRPr="001D0831">
        <w:t>,</w:t>
      </w:r>
      <w:r w:rsidR="00923422" w:rsidRPr="001D0831">
        <w:t xml:space="preserve"> </w:t>
      </w:r>
      <w:r w:rsidR="00C62D32" w:rsidRPr="001D0831">
        <w:t xml:space="preserve">everyone </w:t>
      </w:r>
      <w:r w:rsidR="00C62D32">
        <w:t xml:space="preserve">has different gender roles that are pushed by </w:t>
      </w:r>
      <w:r w:rsidR="006D7C85">
        <w:t xml:space="preserve">different </w:t>
      </w:r>
      <w:r w:rsidR="005019F5">
        <w:t>regions across the world</w:t>
      </w:r>
      <w:r w:rsidR="00134360">
        <w:t xml:space="preserve">. </w:t>
      </w:r>
    </w:p>
    <w:p w14:paraId="6D8BCBB9" w14:textId="58C91EEB" w:rsidR="007D1A06" w:rsidRDefault="007D1A06" w:rsidP="007D1A06">
      <w:pPr>
        <w:ind w:firstLine="0"/>
      </w:pPr>
    </w:p>
    <w:p w14:paraId="52F29CA2" w14:textId="3B10F0A9" w:rsidR="007D1A06" w:rsidRDefault="002060EE" w:rsidP="0031033D">
      <w:r>
        <w:t xml:space="preserve">A good example on </w:t>
      </w:r>
      <w:r w:rsidR="002D5F78">
        <w:t xml:space="preserve">how gender roles </w:t>
      </w:r>
      <w:r w:rsidR="002F7CBB">
        <w:t>are in modern day society is with this quote that states “</w:t>
      </w:r>
      <w:r w:rsidR="002F7CBB" w:rsidRPr="002F7CBB">
        <w:t>major visual signs representing stereotypical gender roles for Chinese women include depictions of being a wife, a caregiver, or a parent in home settings, and as secretaries, clerks, celebrities, entertainers, and so on in occupational settings.</w:t>
      </w:r>
      <w:r w:rsidR="00913340">
        <w:t>” (</w:t>
      </w:r>
      <w:r w:rsidR="004A4AB9">
        <w:t>Wang)</w:t>
      </w:r>
      <w:r w:rsidR="00F73C35">
        <w:t xml:space="preserve"> which expresses how culture defines what people grow up to </w:t>
      </w:r>
      <w:r w:rsidR="00D16D8F">
        <w:t>believe</w:t>
      </w:r>
      <w:r w:rsidR="00F73C35">
        <w:t xml:space="preserve"> they should be</w:t>
      </w:r>
      <w:r w:rsidR="00C10998">
        <w:t>,</w:t>
      </w:r>
      <w:r w:rsidR="00F73C35">
        <w:t xml:space="preserve"> </w:t>
      </w:r>
      <w:r w:rsidR="00C10998">
        <w:t>a</w:t>
      </w:r>
      <w:r w:rsidR="00410D3E">
        <w:t xml:space="preserve">n example on </w:t>
      </w:r>
      <w:r w:rsidR="005F52F6">
        <w:t xml:space="preserve">this in the real world is how most jobs are </w:t>
      </w:r>
      <w:r w:rsidR="00960BD3">
        <w:t xml:space="preserve">majorized in different genders, like how </w:t>
      </w:r>
      <w:r w:rsidR="00E653A1">
        <w:t xml:space="preserve">90% of Nurses are </w:t>
      </w:r>
      <w:r w:rsidR="004034A9">
        <w:t>Women</w:t>
      </w:r>
      <w:r w:rsidR="00E653A1">
        <w:t xml:space="preserve"> according to</w:t>
      </w:r>
      <w:r w:rsidR="000872B6">
        <w:t xml:space="preserve"> the American Nurses Association</w:t>
      </w:r>
      <w:r w:rsidR="00364B2C">
        <w:t xml:space="preserve"> or how </w:t>
      </w:r>
      <w:r w:rsidR="004034A9">
        <w:t xml:space="preserve">around 83% – 95% of secretaries are Women, meanwhile jobs like construction </w:t>
      </w:r>
      <w:r w:rsidR="006143E4">
        <w:t xml:space="preserve">are </w:t>
      </w:r>
      <w:r w:rsidR="001F5ADA">
        <w:t>predominantly</w:t>
      </w:r>
      <w:r w:rsidR="006143E4">
        <w:t xml:space="preserve"> </w:t>
      </w:r>
      <w:r w:rsidR="00FC164B">
        <w:t>performed by men with a</w:t>
      </w:r>
      <w:r w:rsidR="00FF61E8">
        <w:t xml:space="preserve"> </w:t>
      </w:r>
      <w:r w:rsidR="002161FE">
        <w:t xml:space="preserve">towering amount </w:t>
      </w:r>
      <w:r w:rsidR="00FF61E8">
        <w:t>of</w:t>
      </w:r>
      <w:r w:rsidR="00FC164B">
        <w:t xml:space="preserve"> 89.1% according to </w:t>
      </w:r>
      <w:r w:rsidR="00243B53">
        <w:t xml:space="preserve">NAWIC. </w:t>
      </w:r>
      <w:r w:rsidR="007D7670">
        <w:t xml:space="preserve">The amount of gender dominance in jobs can deter people </w:t>
      </w:r>
      <w:r w:rsidR="0067440F">
        <w:t xml:space="preserve">of the other gender </w:t>
      </w:r>
      <w:r w:rsidR="007D7670">
        <w:t>from taking those</w:t>
      </w:r>
      <w:r w:rsidR="0067440F">
        <w:t xml:space="preserve"> roles, </w:t>
      </w:r>
      <w:r w:rsidR="00256C69">
        <w:t xml:space="preserve">making </w:t>
      </w:r>
      <w:r w:rsidR="00E746BA">
        <w:t xml:space="preserve">people that do end up taking those roles </w:t>
      </w:r>
      <w:r w:rsidR="00F82954">
        <w:t>mentally degrading</w:t>
      </w:r>
      <w:r w:rsidR="00396C5E">
        <w:t xml:space="preserve"> since </w:t>
      </w:r>
      <w:r w:rsidR="00F82954">
        <w:t>most of their peers are unlike them/judge them.</w:t>
      </w:r>
    </w:p>
    <w:p w14:paraId="24B2846B" w14:textId="77777777" w:rsidR="00410D3E" w:rsidRDefault="00410D3E" w:rsidP="0031033D"/>
    <w:p w14:paraId="5576B9CC" w14:textId="3F770DD2" w:rsidR="00410D3E" w:rsidRDefault="00B0375A" w:rsidP="0031033D">
      <w:r>
        <w:t xml:space="preserve">Although </w:t>
      </w:r>
      <w:r w:rsidR="00B97C96">
        <w:t>g</w:t>
      </w:r>
      <w:r>
        <w:t xml:space="preserve">ender </w:t>
      </w:r>
      <w:r w:rsidR="00B97C96">
        <w:t>r</w:t>
      </w:r>
      <w:r w:rsidR="001310DE">
        <w:t xml:space="preserve">oles seems like it should be abolished, there is evidence that changing them and making them more inclusive can be beneficial to </w:t>
      </w:r>
      <w:r w:rsidR="00B97C96">
        <w:t xml:space="preserve">society, mostly when it comes to </w:t>
      </w:r>
      <w:r w:rsidR="00D316BC">
        <w:t xml:space="preserve">issues like men’s mental health openness and women’s independence. </w:t>
      </w:r>
      <w:r w:rsidR="00B364CA">
        <w:t xml:space="preserve">Taking for example the statistics from </w:t>
      </w:r>
      <w:r w:rsidR="00872766">
        <w:t xml:space="preserve">the last paragraph, </w:t>
      </w:r>
      <w:r w:rsidR="00C84D63">
        <w:t>women</w:t>
      </w:r>
      <w:r w:rsidR="00064669">
        <w:t xml:space="preserve"> are </w:t>
      </w:r>
      <w:r w:rsidR="001E0EC6">
        <w:t>led</w:t>
      </w:r>
      <w:r w:rsidR="00064669">
        <w:t xml:space="preserve"> to believe in the United States that </w:t>
      </w:r>
      <w:r w:rsidR="00881339">
        <w:t xml:space="preserve">construction working is a masculine task </w:t>
      </w:r>
      <w:r w:rsidR="00117195">
        <w:t>whereas</w:t>
      </w:r>
      <w:r w:rsidR="00881339">
        <w:t xml:space="preserve"> their neighbors above Canada, </w:t>
      </w:r>
      <w:r w:rsidR="00F76918">
        <w:t>has a higher percentage because of the way construction is thought of as a “</w:t>
      </w:r>
      <w:r w:rsidR="004A7BE8">
        <w:t>everyone role”</w:t>
      </w:r>
      <w:r w:rsidR="002440FA">
        <w:t xml:space="preserve">, not defined by the male or female gender. Another example is as simple as </w:t>
      </w:r>
      <w:r w:rsidR="00984688">
        <w:t>colors</w:t>
      </w:r>
      <w:r w:rsidR="002440FA">
        <w:t xml:space="preserve"> where</w:t>
      </w:r>
      <w:r w:rsidR="001E0EC6">
        <w:t xml:space="preserve"> pink is thought of more as a feminine color and blue</w:t>
      </w:r>
      <w:r w:rsidR="00DA3751">
        <w:t xml:space="preserve"> is known as more of a masculine color</w:t>
      </w:r>
      <w:r w:rsidR="001E0EC6">
        <w:t xml:space="preserve"> in </w:t>
      </w:r>
      <w:r w:rsidR="00C10BE3">
        <w:t>modern day</w:t>
      </w:r>
      <w:r w:rsidR="00254631">
        <w:t xml:space="preserve"> meanwhile </w:t>
      </w:r>
      <w:r w:rsidR="00C10BE3">
        <w:t>in the 1920’s</w:t>
      </w:r>
      <w:r w:rsidR="00EB1130">
        <w:t xml:space="preserve">, </w:t>
      </w:r>
      <w:r w:rsidR="00753E6B">
        <w:t xml:space="preserve">it was actually the other way around, since pink was looked at as a sign of </w:t>
      </w:r>
      <w:r w:rsidR="006F5511">
        <w:t>strength</w:t>
      </w:r>
      <w:r w:rsidR="00A2343D">
        <w:t>, in comparison to now where blue shows strength</w:t>
      </w:r>
      <w:r w:rsidR="00186469">
        <w:t xml:space="preserve">; it </w:t>
      </w:r>
      <w:r w:rsidR="00EB1130">
        <w:t xml:space="preserve">shows that </w:t>
      </w:r>
      <w:r w:rsidR="00570F13">
        <w:t>gender roles</w:t>
      </w:r>
      <w:r w:rsidR="00104A2A">
        <w:t xml:space="preserve"> shouldn’t be restrictive and should in fact be </w:t>
      </w:r>
      <w:r w:rsidR="00A2343D">
        <w:t>shown of</w:t>
      </w:r>
      <w:r w:rsidR="00C643B1">
        <w:t xml:space="preserve">f as a strength regardless of genders. </w:t>
      </w:r>
    </w:p>
    <w:p w14:paraId="357CC6BE" w14:textId="77777777" w:rsidR="00410D3E" w:rsidRDefault="00410D3E" w:rsidP="0031033D"/>
    <w:p w14:paraId="58C06B53" w14:textId="28EB04A1" w:rsidR="00E03694" w:rsidRDefault="00DF5545" w:rsidP="0031033D">
      <w:r>
        <w:t xml:space="preserve">Within these </w:t>
      </w:r>
      <w:r w:rsidR="008F25B7">
        <w:t xml:space="preserve">society’s </w:t>
      </w:r>
      <w:r w:rsidR="00562B2E">
        <w:t xml:space="preserve">that </w:t>
      </w:r>
      <w:r w:rsidR="00B74F94">
        <w:t xml:space="preserve">still use </w:t>
      </w:r>
      <w:r w:rsidR="00601C82">
        <w:t>t</w:t>
      </w:r>
      <w:r w:rsidR="00B74F94">
        <w:t xml:space="preserve">raditional </w:t>
      </w:r>
      <w:r w:rsidR="00601C82">
        <w:t>g</w:t>
      </w:r>
      <w:r w:rsidR="00B74F94">
        <w:t xml:space="preserve">ender roles have proven throughout history </w:t>
      </w:r>
      <w:r w:rsidR="00970DBF">
        <w:t xml:space="preserve">that </w:t>
      </w:r>
      <w:r w:rsidR="00170BBE">
        <w:t xml:space="preserve">their effects </w:t>
      </w:r>
      <w:r w:rsidR="008F25B7">
        <w:t xml:space="preserve">within these groups have </w:t>
      </w:r>
      <w:r w:rsidR="00822F4B">
        <w:t xml:space="preserve">only limited people from reaching possible capabilities </w:t>
      </w:r>
      <w:r w:rsidR="00DF4E88">
        <w:t xml:space="preserve">when </w:t>
      </w:r>
      <w:r w:rsidR="002A1792">
        <w:t xml:space="preserve">there should be a </w:t>
      </w:r>
      <w:r w:rsidR="00970DBF">
        <w:t xml:space="preserve">change </w:t>
      </w:r>
      <w:r w:rsidR="002A1792">
        <w:t xml:space="preserve">that is </w:t>
      </w:r>
      <w:r w:rsidR="00223B93">
        <w:t xml:space="preserve">primarily </w:t>
      </w:r>
      <w:r w:rsidR="00970DBF">
        <w:t>needed</w:t>
      </w:r>
      <w:r w:rsidR="00537571">
        <w:t xml:space="preserve"> for our society </w:t>
      </w:r>
      <w:r w:rsidR="00CE5E29">
        <w:t>to</w:t>
      </w:r>
      <w:r w:rsidR="00585C70">
        <w:t xml:space="preserve"> create </w:t>
      </w:r>
      <w:r w:rsidR="00EC67B1">
        <w:t xml:space="preserve">better human development </w:t>
      </w:r>
      <w:r w:rsidR="007D61C0">
        <w:t>for us to thrive</w:t>
      </w:r>
      <w:r w:rsidR="00412578">
        <w:t xml:space="preserve"> in</w:t>
      </w:r>
      <w:r w:rsidR="007D61C0">
        <w:t xml:space="preserve">. </w:t>
      </w:r>
    </w:p>
    <w:p w14:paraId="6EE49999" w14:textId="77777777" w:rsidR="00410D3E" w:rsidRDefault="00410D3E" w:rsidP="0031033D"/>
    <w:p w14:paraId="476A46B3" w14:textId="77777777" w:rsidR="00410D3E" w:rsidRDefault="00410D3E" w:rsidP="0031033D"/>
    <w:p w14:paraId="20638F9F" w14:textId="77777777" w:rsidR="00410D3E" w:rsidRDefault="00410D3E" w:rsidP="0031033D"/>
    <w:p w14:paraId="3B8D2743" w14:textId="77777777" w:rsidR="00896E5A" w:rsidRDefault="00896E5A" w:rsidP="0031033D"/>
    <w:p w14:paraId="68D84983" w14:textId="77777777" w:rsidR="00896E5A" w:rsidRDefault="00896E5A" w:rsidP="0031033D"/>
    <w:p w14:paraId="3F6F274C" w14:textId="77777777" w:rsidR="00896E5A" w:rsidRDefault="00896E5A" w:rsidP="0031033D"/>
    <w:p w14:paraId="017587B0" w14:textId="77777777" w:rsidR="00896E5A" w:rsidRDefault="00896E5A" w:rsidP="0031033D"/>
    <w:p w14:paraId="68D8F141" w14:textId="77777777" w:rsidR="00896E5A" w:rsidRDefault="00896E5A" w:rsidP="0031033D"/>
    <w:p w14:paraId="1D087DDA" w14:textId="77777777" w:rsidR="00896E5A" w:rsidRDefault="00896E5A" w:rsidP="0031033D"/>
    <w:p w14:paraId="08F649C1" w14:textId="77777777" w:rsidR="00896E5A" w:rsidRDefault="00896E5A" w:rsidP="0031033D"/>
    <w:p w14:paraId="7DCF879D" w14:textId="77777777" w:rsidR="00896E5A" w:rsidRDefault="00896E5A" w:rsidP="0031033D"/>
    <w:p w14:paraId="05D808AB" w14:textId="77777777" w:rsidR="00410D3E" w:rsidRDefault="00410D3E" w:rsidP="0031033D"/>
    <w:p w14:paraId="51EAF988" w14:textId="77777777" w:rsidR="004A2B29" w:rsidRDefault="004A2B29" w:rsidP="0031033D"/>
    <w:p w14:paraId="762EFEB6" w14:textId="77777777" w:rsidR="004A2B29" w:rsidRDefault="004A2B29" w:rsidP="0031033D"/>
    <w:p w14:paraId="720871D8" w14:textId="77777777" w:rsidR="004A2B29" w:rsidRDefault="004A2B29" w:rsidP="0031033D"/>
    <w:p w14:paraId="0613936F" w14:textId="77777777" w:rsidR="004A2B29" w:rsidRDefault="004A2B29" w:rsidP="009F5D8A">
      <w:pPr>
        <w:ind w:firstLine="0"/>
      </w:pPr>
    </w:p>
    <w:p w14:paraId="36E6642B" w14:textId="77777777" w:rsidR="004A2B29" w:rsidRDefault="004A2B29" w:rsidP="0031033D"/>
    <w:p w14:paraId="26DD9732" w14:textId="199842CD" w:rsidR="0031033D" w:rsidRDefault="000711F3" w:rsidP="001B75CD">
      <w:pPr>
        <w:pStyle w:val="Quote"/>
        <w:ind w:left="0"/>
        <w:jc w:val="center"/>
      </w:pPr>
      <w:r>
        <w:t>Works</w:t>
      </w:r>
      <w:r w:rsidR="001337BE">
        <w:t xml:space="preserve"> </w:t>
      </w:r>
      <w:r>
        <w:t>Cited</w:t>
      </w:r>
    </w:p>
    <w:p w14:paraId="3706B7F0" w14:textId="35FC5C50" w:rsidR="0031033D" w:rsidRDefault="001A11FD" w:rsidP="001A11FD">
      <w:pPr>
        <w:ind w:left="720" w:hanging="720"/>
      </w:pPr>
      <w:r w:rsidRPr="001A11FD">
        <w:t>Sharepour, Mahmoud. “Gender Role Stereotypes Among Iranian Adolescents.” </w:t>
      </w:r>
      <w:r w:rsidRPr="001A11FD">
        <w:rPr>
          <w:i/>
          <w:iCs/>
        </w:rPr>
        <w:t>Journal of Social Psychology</w:t>
      </w:r>
      <w:r w:rsidRPr="001A11FD">
        <w:t>, vol. 145, no. 4, Aug. 2005, pp. 491–94. </w:t>
      </w:r>
      <w:r w:rsidRPr="001A11FD">
        <w:rPr>
          <w:i/>
          <w:iCs/>
        </w:rPr>
        <w:t>EBSCOhost</w:t>
      </w:r>
      <w:r w:rsidRPr="001A11FD">
        <w:t>, https://doi-org.frederick.idm.oclc.org/10.3200/SOCP.145.4.491-496.</w:t>
      </w:r>
    </w:p>
    <w:p w14:paraId="1371D2B7" w14:textId="690F1D4B" w:rsidR="00543362" w:rsidRDefault="006107D4" w:rsidP="006107D4">
      <w:pPr>
        <w:ind w:left="720" w:hanging="720"/>
      </w:pPr>
      <w:r w:rsidRPr="006107D4">
        <w:t>Qiao, Fei, and Ye Wang. “The Myths of Beauty, Age, and Marriage: Femvertising by Masstige Cosmetic Brands in the Chinese Market.” </w:t>
      </w:r>
      <w:r w:rsidRPr="006107D4">
        <w:rPr>
          <w:i/>
          <w:iCs/>
        </w:rPr>
        <w:t>Social Semiotics</w:t>
      </w:r>
      <w:r w:rsidRPr="006107D4">
        <w:t>, vol. 32, no. 1, Feb. 2022, pp. 35–57. </w:t>
      </w:r>
      <w:r w:rsidRPr="006107D4">
        <w:rPr>
          <w:i/>
          <w:iCs/>
        </w:rPr>
        <w:t>EBSCOhost</w:t>
      </w:r>
      <w:r w:rsidRPr="006107D4">
        <w:t xml:space="preserve">, </w:t>
      </w:r>
      <w:hyperlink r:id="rId9" w:history="1">
        <w:r w:rsidR="002E2C36" w:rsidRPr="00B76BCD">
          <w:rPr>
            <w:rStyle w:val="Hyperlink"/>
          </w:rPr>
          <w:t>https://doi-org.frederick.idm.oclc.org/10.1080/10350330.2019.1682279</w:t>
        </w:r>
      </w:hyperlink>
      <w:r w:rsidRPr="006107D4">
        <w:t>.</w:t>
      </w:r>
    </w:p>
    <w:p w14:paraId="7FADC64C" w14:textId="4D5EB830" w:rsidR="00F43A33" w:rsidRDefault="00CE27B2" w:rsidP="00F43A33">
      <w:pPr>
        <w:ind w:left="720" w:hanging="720"/>
      </w:pPr>
      <w:r w:rsidRPr="00CE27B2">
        <w:t xml:space="preserve">Reid, Graeme. </w:t>
      </w:r>
      <w:r w:rsidR="003F3D91" w:rsidRPr="003F3D91">
        <w:t>“</w:t>
      </w:r>
      <w:r w:rsidRPr="003F3D91">
        <w:t>The Trouble with Tradition</w:t>
      </w:r>
      <w:r w:rsidR="003F3D91" w:rsidRPr="003F3D91">
        <w:t>”</w:t>
      </w:r>
      <w:r w:rsidRPr="003F3D91">
        <w:t>.</w:t>
      </w:r>
      <w:r w:rsidRPr="00CE27B2">
        <w:t xml:space="preserve"> </w:t>
      </w:r>
      <w:r w:rsidRPr="003F3D91">
        <w:rPr>
          <w:i/>
          <w:iCs/>
        </w:rPr>
        <w:t>Human Rights Watch</w:t>
      </w:r>
      <w:r w:rsidRPr="00CE27B2">
        <w:t xml:space="preserve">, </w:t>
      </w:r>
      <w:r w:rsidR="001310DE">
        <w:t xml:space="preserve">Jan. </w:t>
      </w:r>
      <w:ins w:id="0" w:author="Microsoft Word" w:date="2023-09-13T22:51:00Z">
        <w:r w:rsidR="00D64C7C" w:rsidRPr="00CE27B2">
          <w:t>2013</w:t>
        </w:r>
        <w:r w:rsidR="00D64C7C">
          <w:t xml:space="preserve">, </w:t>
        </w:r>
        <w:r w:rsidR="00D64C7C">
          <w:fldChar w:fldCharType="begin"/>
        </w:r>
        <w:r w:rsidR="00D64C7C">
          <w:instrText>HYPERLINK "https://www.hrw.org/news/2013/01/11/trouble-tradition" \l ":~:text=But%20unfortunately%2C%20"</w:instrText>
        </w:r>
        <w:r w:rsidR="00D64C7C">
          <w:fldChar w:fldCharType="separate"/>
        </w:r>
        <w:r w:rsidR="00D64C7C" w:rsidRPr="004B3297">
          <w:rPr>
            <w:rStyle w:val="Hyperlink"/>
          </w:rPr>
          <w:t>https://www.hrw.org/news/2013/01/11/trouble-tradition#:~:text=But%20unfortunately%2C%20“tradition”%20is,“tradition”%20subordinates%20human%20rights</w:t>
        </w:r>
        <w:r w:rsidR="00D64C7C">
          <w:rPr>
            <w:rStyle w:val="Hyperlink"/>
          </w:rPr>
          <w:fldChar w:fldCharType="end"/>
        </w:r>
        <w:r w:rsidR="00D64C7C" w:rsidRPr="002E2C36">
          <w:t>.</w:t>
        </w:r>
        <w:r w:rsidR="00D64C7C" w:rsidRPr="00CE27B2">
          <w:t>2013</w:t>
        </w:r>
        <w:r w:rsidR="00D64C7C">
          <w:t xml:space="preserve">, </w:t>
        </w:r>
        <w:r w:rsidR="00D64C7C">
          <w:fldChar w:fldCharType="begin"/>
        </w:r>
        <w:r w:rsidR="00D64C7C">
          <w:instrText>HYPERLINK "https://www.hrw.org/news/2013/01/11/trouble-tradition" \l ":~:text=But%20unfortunately%2C%20“tradition”%20is,“tradition”%20subordinates%20human%20rights"</w:instrText>
        </w:r>
        <w:r w:rsidR="00D64C7C">
          <w:fldChar w:fldCharType="separate"/>
        </w:r>
        <w:r w:rsidR="00D64C7C" w:rsidRPr="004B3297">
          <w:rPr>
            <w:rStyle w:val="Hyperlink"/>
          </w:rPr>
          <w:t>https://www.hrw.org/news/2013/01/11/trouble-tradition#:~:text=But%20unfortunately%2C%20“tradition”%20is,“tradition”%20subordinates%20human%20rights</w:t>
        </w:r>
        <w:r w:rsidR="00D64C7C">
          <w:rPr>
            <w:rStyle w:val="Hyperlink"/>
          </w:rPr>
          <w:fldChar w:fldCharType="end"/>
        </w:r>
        <w:r w:rsidR="00D64C7C" w:rsidRPr="002E2C36">
          <w:t>.</w:t>
        </w:r>
        <w:r w:rsidRPr="00CE27B2">
          <w:t>2013</w:t>
        </w:r>
        <w:r w:rsidR="00F43A33">
          <w:t>,</w:t>
        </w:r>
        <w:r w:rsidR="00E67281">
          <w:t xml:space="preserve"> </w:t>
        </w:r>
        <w:r w:rsidR="00D64C7C">
          <w:fldChar w:fldCharType="begin"/>
        </w:r>
        <w:r w:rsidR="00D64C7C">
          <w:instrText>HYPERLINK "https://www.hrw.org/news/2013/01/11/trouble-tradition" \l ":~:text=But%20unfortunately%2C%20“tradition”%20is,“tradition”%20subordinates%20human%20rights"</w:instrText>
        </w:r>
        <w:r w:rsidR="00D64C7C">
          <w:fldChar w:fldCharType="separate"/>
        </w:r>
        <w:r w:rsidR="00A63FB8" w:rsidRPr="004B3297">
          <w:rPr>
            <w:rStyle w:val="Hyperlink"/>
          </w:rPr>
          <w:t>https://www.hrw.org/news/2013/01/11/trouble-tradition#:~:text=But%20unfortunately%2C%20“tradition”%20is,“tradition”%20subordinates%20human%20rights</w:t>
        </w:r>
        <w:r w:rsidR="00D64C7C">
          <w:rPr>
            <w:rStyle w:val="Hyperlink"/>
          </w:rPr>
          <w:fldChar w:fldCharType="end"/>
        </w:r>
        <w:r w:rsidR="00F43A33" w:rsidRPr="002E2C36">
          <w:t>.</w:t>
        </w:r>
      </w:ins>
    </w:p>
    <w:p w14:paraId="63C1CF32" w14:textId="4D303AB8" w:rsidR="00543362" w:rsidRDefault="001B75CD" w:rsidP="006107D4">
      <w:pPr>
        <w:ind w:left="720" w:hanging="720"/>
      </w:pPr>
      <w:r w:rsidRPr="001B75CD">
        <w:t>Bhattacharjee, Puja, "The complicated gender history of pink." CNN Health, Jan 2018.</w:t>
      </w:r>
      <w:r>
        <w:t xml:space="preserve"> </w:t>
      </w:r>
      <w:hyperlink r:id="rId10" w:history="1">
        <w:r w:rsidRPr="00D833EC">
          <w:rPr>
            <w:rStyle w:val="Hyperlink"/>
          </w:rPr>
          <w:t>https://www.cnn.com/2018/01/12/health/colorscope-pink-boy-girl-gender/index.html</w:t>
        </w:r>
      </w:hyperlink>
    </w:p>
    <w:p w14:paraId="2B926FD3" w14:textId="77777777" w:rsidR="002E2C36" w:rsidRDefault="002E2C36" w:rsidP="009F5D8A">
      <w:pPr>
        <w:ind w:firstLine="0"/>
      </w:pPr>
    </w:p>
    <w:sectPr w:rsidR="002E2C36">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BD511" w14:textId="77777777" w:rsidR="00C86EAE" w:rsidRDefault="00C86EAE">
      <w:pPr>
        <w:spacing w:line="240" w:lineRule="auto"/>
      </w:pPr>
      <w:r>
        <w:separator/>
      </w:r>
    </w:p>
  </w:endnote>
  <w:endnote w:type="continuationSeparator" w:id="0">
    <w:p w14:paraId="5A595C00" w14:textId="77777777" w:rsidR="00C86EAE" w:rsidRDefault="00C86EAE">
      <w:pPr>
        <w:spacing w:line="240" w:lineRule="auto"/>
      </w:pPr>
      <w:r>
        <w:continuationSeparator/>
      </w:r>
    </w:p>
  </w:endnote>
  <w:endnote w:type="continuationNotice" w:id="1">
    <w:p w14:paraId="65CC87A3" w14:textId="77777777" w:rsidR="00C86EAE" w:rsidRDefault="00C86EA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80C25D" w14:textId="77777777" w:rsidR="00C86EAE" w:rsidRDefault="00C86EAE">
      <w:pPr>
        <w:spacing w:line="240" w:lineRule="auto"/>
      </w:pPr>
      <w:r>
        <w:separator/>
      </w:r>
    </w:p>
  </w:footnote>
  <w:footnote w:type="continuationSeparator" w:id="0">
    <w:p w14:paraId="17C277DD" w14:textId="77777777" w:rsidR="00C86EAE" w:rsidRDefault="00C86EAE">
      <w:pPr>
        <w:spacing w:line="240" w:lineRule="auto"/>
      </w:pPr>
      <w:r>
        <w:continuationSeparator/>
      </w:r>
    </w:p>
  </w:footnote>
  <w:footnote w:type="continuationNotice" w:id="1">
    <w:p w14:paraId="4C3C910B" w14:textId="77777777" w:rsidR="00C86EAE" w:rsidRDefault="00C86E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46178" w14:textId="5A9EDBE5" w:rsidR="00543362" w:rsidRDefault="00117195">
    <w:pPr>
      <w:pStyle w:val="Header"/>
    </w:pPr>
    <w:sdt>
      <w:sdtPr>
        <w:id w:val="1568531701"/>
        <w:placeholder>
          <w:docPart w:val="6B865FA6CE7B014D9C329955DD73E814"/>
        </w:placeholder>
        <w:dataBinding w:prefixMappings="xmlns:ns0='http://schemas.microsoft.com/office/2006/coverPageProps' " w:xpath="/ns0:CoverPageProperties[1]/ns0:Abstract[1]" w:storeItemID="{55AF091B-3C7A-41E3-B477-F2FDAA23CFDA}"/>
        <w15:appearance w15:val="hidden"/>
        <w:text/>
      </w:sdtPr>
      <w:sdtContent>
        <w:r w:rsidR="0031033D">
          <w:t>Nina</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05D67" w14:textId="38AA9310" w:rsidR="00543362" w:rsidRDefault="00117195">
    <w:pPr>
      <w:pStyle w:val="Header"/>
    </w:pPr>
    <w:sdt>
      <w:sdtPr>
        <w:id w:val="-348181431"/>
        <w:placeholder>
          <w:docPart w:val="8CA363F58809C24EB6972D75B705541C"/>
        </w:placeholder>
        <w:dataBinding w:prefixMappings="xmlns:ns0='http://schemas.microsoft.com/office/2006/coverPageProps' " w:xpath="/ns0:CoverPageProperties[1]/ns0:Abstract[1]" w:storeItemID="{55AF091B-3C7A-41E3-B477-F2FDAA23CFDA}"/>
        <w15:appearance w15:val="hidden"/>
        <w:text/>
      </w:sdtPr>
      <w:sdtContent>
        <w:r w:rsidR="0031033D">
          <w:t>Nina</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976690022">
    <w:abstractNumId w:val="9"/>
  </w:num>
  <w:num w:numId="2" w16cid:durableId="1513446091">
    <w:abstractNumId w:val="7"/>
  </w:num>
  <w:num w:numId="3" w16cid:durableId="205063785">
    <w:abstractNumId w:val="6"/>
  </w:num>
  <w:num w:numId="4" w16cid:durableId="1540821194">
    <w:abstractNumId w:val="5"/>
  </w:num>
  <w:num w:numId="5" w16cid:durableId="382870258">
    <w:abstractNumId w:val="4"/>
  </w:num>
  <w:num w:numId="6" w16cid:durableId="1129588496">
    <w:abstractNumId w:val="8"/>
  </w:num>
  <w:num w:numId="7" w16cid:durableId="746658147">
    <w:abstractNumId w:val="3"/>
  </w:num>
  <w:num w:numId="8" w16cid:durableId="1244872209">
    <w:abstractNumId w:val="2"/>
  </w:num>
  <w:num w:numId="9" w16cid:durableId="42099457">
    <w:abstractNumId w:val="1"/>
  </w:num>
  <w:num w:numId="10" w16cid:durableId="1539199306">
    <w:abstractNumId w:val="0"/>
  </w:num>
  <w:num w:numId="11" w16cid:durableId="590041171">
    <w:abstractNumId w:val="10"/>
  </w:num>
  <w:num w:numId="12" w16cid:durableId="1366177468">
    <w:abstractNumId w:val="11"/>
  </w:num>
  <w:num w:numId="13" w16cid:durableId="1508714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3D"/>
    <w:rsid w:val="00005F45"/>
    <w:rsid w:val="0001284D"/>
    <w:rsid w:val="00031190"/>
    <w:rsid w:val="00035416"/>
    <w:rsid w:val="00035AC6"/>
    <w:rsid w:val="00035B70"/>
    <w:rsid w:val="00037AE5"/>
    <w:rsid w:val="000439C9"/>
    <w:rsid w:val="000439F5"/>
    <w:rsid w:val="00053F9E"/>
    <w:rsid w:val="00055043"/>
    <w:rsid w:val="00056449"/>
    <w:rsid w:val="00064669"/>
    <w:rsid w:val="000711F3"/>
    <w:rsid w:val="00073AEA"/>
    <w:rsid w:val="0007507C"/>
    <w:rsid w:val="0008105C"/>
    <w:rsid w:val="000872B6"/>
    <w:rsid w:val="0009559C"/>
    <w:rsid w:val="000A32A6"/>
    <w:rsid w:val="000B1C55"/>
    <w:rsid w:val="000C1468"/>
    <w:rsid w:val="000C1F21"/>
    <w:rsid w:val="000C41B4"/>
    <w:rsid w:val="000C4DB9"/>
    <w:rsid w:val="000D2A15"/>
    <w:rsid w:val="000D5202"/>
    <w:rsid w:val="000E6853"/>
    <w:rsid w:val="000E7461"/>
    <w:rsid w:val="000F4259"/>
    <w:rsid w:val="001006A2"/>
    <w:rsid w:val="001026CE"/>
    <w:rsid w:val="00102B7F"/>
    <w:rsid w:val="00102C3F"/>
    <w:rsid w:val="00104A2A"/>
    <w:rsid w:val="00117195"/>
    <w:rsid w:val="00121166"/>
    <w:rsid w:val="001221DD"/>
    <w:rsid w:val="00123526"/>
    <w:rsid w:val="00124A10"/>
    <w:rsid w:val="001310DE"/>
    <w:rsid w:val="001337BE"/>
    <w:rsid w:val="00134360"/>
    <w:rsid w:val="00134397"/>
    <w:rsid w:val="001344A0"/>
    <w:rsid w:val="001352F6"/>
    <w:rsid w:val="00135D0E"/>
    <w:rsid w:val="001411C3"/>
    <w:rsid w:val="0016511F"/>
    <w:rsid w:val="00167054"/>
    <w:rsid w:val="00167847"/>
    <w:rsid w:val="00170232"/>
    <w:rsid w:val="00170BBE"/>
    <w:rsid w:val="001752C2"/>
    <w:rsid w:val="00182FD6"/>
    <w:rsid w:val="00186469"/>
    <w:rsid w:val="001915E0"/>
    <w:rsid w:val="00196945"/>
    <w:rsid w:val="001A0DD3"/>
    <w:rsid w:val="001A11FD"/>
    <w:rsid w:val="001A7BE5"/>
    <w:rsid w:val="001B1524"/>
    <w:rsid w:val="001B1D58"/>
    <w:rsid w:val="001B75CD"/>
    <w:rsid w:val="001C2D1B"/>
    <w:rsid w:val="001C301E"/>
    <w:rsid w:val="001D0831"/>
    <w:rsid w:val="001D4A46"/>
    <w:rsid w:val="001E0EC6"/>
    <w:rsid w:val="001E1350"/>
    <w:rsid w:val="001E496E"/>
    <w:rsid w:val="001F5ADA"/>
    <w:rsid w:val="001F6181"/>
    <w:rsid w:val="002008E8"/>
    <w:rsid w:val="002017B7"/>
    <w:rsid w:val="0020524B"/>
    <w:rsid w:val="002060EE"/>
    <w:rsid w:val="00206623"/>
    <w:rsid w:val="00215E72"/>
    <w:rsid w:val="002161FE"/>
    <w:rsid w:val="0021698A"/>
    <w:rsid w:val="0022117B"/>
    <w:rsid w:val="00223B93"/>
    <w:rsid w:val="00235B66"/>
    <w:rsid w:val="00237BAB"/>
    <w:rsid w:val="00243A29"/>
    <w:rsid w:val="00243B53"/>
    <w:rsid w:val="002440FA"/>
    <w:rsid w:val="0024421C"/>
    <w:rsid w:val="00246994"/>
    <w:rsid w:val="00250A98"/>
    <w:rsid w:val="0025157B"/>
    <w:rsid w:val="00253A84"/>
    <w:rsid w:val="00254631"/>
    <w:rsid w:val="00256040"/>
    <w:rsid w:val="00256C69"/>
    <w:rsid w:val="00261A58"/>
    <w:rsid w:val="00263355"/>
    <w:rsid w:val="00273633"/>
    <w:rsid w:val="00285EB3"/>
    <w:rsid w:val="002871D5"/>
    <w:rsid w:val="002921CD"/>
    <w:rsid w:val="0029324B"/>
    <w:rsid w:val="00294FA7"/>
    <w:rsid w:val="002A1792"/>
    <w:rsid w:val="002A3373"/>
    <w:rsid w:val="002A647D"/>
    <w:rsid w:val="002B1409"/>
    <w:rsid w:val="002C132E"/>
    <w:rsid w:val="002C16D6"/>
    <w:rsid w:val="002C1998"/>
    <w:rsid w:val="002D178D"/>
    <w:rsid w:val="002D2BCD"/>
    <w:rsid w:val="002D49B8"/>
    <w:rsid w:val="002D5F78"/>
    <w:rsid w:val="002E1007"/>
    <w:rsid w:val="002E2C36"/>
    <w:rsid w:val="002E3C52"/>
    <w:rsid w:val="002E434A"/>
    <w:rsid w:val="002E48CD"/>
    <w:rsid w:val="002E6195"/>
    <w:rsid w:val="002F60B4"/>
    <w:rsid w:val="002F7CBB"/>
    <w:rsid w:val="00305652"/>
    <w:rsid w:val="0031033D"/>
    <w:rsid w:val="00310C4A"/>
    <w:rsid w:val="00311391"/>
    <w:rsid w:val="003228F7"/>
    <w:rsid w:val="00323A7A"/>
    <w:rsid w:val="003268C3"/>
    <w:rsid w:val="00331A42"/>
    <w:rsid w:val="00334801"/>
    <w:rsid w:val="003362DA"/>
    <w:rsid w:val="00341282"/>
    <w:rsid w:val="00352AB9"/>
    <w:rsid w:val="00364B2C"/>
    <w:rsid w:val="0037063A"/>
    <w:rsid w:val="00375136"/>
    <w:rsid w:val="00383AF0"/>
    <w:rsid w:val="0038483F"/>
    <w:rsid w:val="00396C5E"/>
    <w:rsid w:val="003A0261"/>
    <w:rsid w:val="003B23DC"/>
    <w:rsid w:val="003B4B4B"/>
    <w:rsid w:val="003D22A7"/>
    <w:rsid w:val="003D3147"/>
    <w:rsid w:val="003E200C"/>
    <w:rsid w:val="003E769C"/>
    <w:rsid w:val="003F0E7E"/>
    <w:rsid w:val="003F1EAB"/>
    <w:rsid w:val="003F3AA6"/>
    <w:rsid w:val="003F3D91"/>
    <w:rsid w:val="00401BFA"/>
    <w:rsid w:val="004034A9"/>
    <w:rsid w:val="00410D3E"/>
    <w:rsid w:val="00412578"/>
    <w:rsid w:val="004125F2"/>
    <w:rsid w:val="00423169"/>
    <w:rsid w:val="00426671"/>
    <w:rsid w:val="0043196F"/>
    <w:rsid w:val="00437947"/>
    <w:rsid w:val="00441474"/>
    <w:rsid w:val="004417AB"/>
    <w:rsid w:val="004476E0"/>
    <w:rsid w:val="004633C7"/>
    <w:rsid w:val="0046574E"/>
    <w:rsid w:val="00481AAE"/>
    <w:rsid w:val="00482893"/>
    <w:rsid w:val="0049335D"/>
    <w:rsid w:val="004A09B4"/>
    <w:rsid w:val="004A14F6"/>
    <w:rsid w:val="004A251D"/>
    <w:rsid w:val="004A2B29"/>
    <w:rsid w:val="004A4AB9"/>
    <w:rsid w:val="004A60C7"/>
    <w:rsid w:val="004A67A2"/>
    <w:rsid w:val="004A7BE8"/>
    <w:rsid w:val="004B2B36"/>
    <w:rsid w:val="004B3046"/>
    <w:rsid w:val="004B5287"/>
    <w:rsid w:val="004B6935"/>
    <w:rsid w:val="004C7709"/>
    <w:rsid w:val="004D0A64"/>
    <w:rsid w:val="004D488D"/>
    <w:rsid w:val="004E1591"/>
    <w:rsid w:val="004E4471"/>
    <w:rsid w:val="004E488C"/>
    <w:rsid w:val="004E5896"/>
    <w:rsid w:val="004E5ECD"/>
    <w:rsid w:val="004E70BE"/>
    <w:rsid w:val="004F0B82"/>
    <w:rsid w:val="004F5963"/>
    <w:rsid w:val="005019F5"/>
    <w:rsid w:val="005058BB"/>
    <w:rsid w:val="0051412D"/>
    <w:rsid w:val="00514295"/>
    <w:rsid w:val="00522685"/>
    <w:rsid w:val="00530B08"/>
    <w:rsid w:val="00530D4A"/>
    <w:rsid w:val="0053377F"/>
    <w:rsid w:val="005356A5"/>
    <w:rsid w:val="0053651B"/>
    <w:rsid w:val="00537571"/>
    <w:rsid w:val="00543362"/>
    <w:rsid w:val="005464DF"/>
    <w:rsid w:val="00547BCA"/>
    <w:rsid w:val="005512EA"/>
    <w:rsid w:val="005515EB"/>
    <w:rsid w:val="0056208F"/>
    <w:rsid w:val="00562B2E"/>
    <w:rsid w:val="005677CD"/>
    <w:rsid w:val="00570F13"/>
    <w:rsid w:val="005716C0"/>
    <w:rsid w:val="00572B44"/>
    <w:rsid w:val="005815EC"/>
    <w:rsid w:val="005855C6"/>
    <w:rsid w:val="00585C70"/>
    <w:rsid w:val="00591F91"/>
    <w:rsid w:val="005974BB"/>
    <w:rsid w:val="005B1574"/>
    <w:rsid w:val="005B48B2"/>
    <w:rsid w:val="005C36F1"/>
    <w:rsid w:val="005C7277"/>
    <w:rsid w:val="005D771A"/>
    <w:rsid w:val="005E36F4"/>
    <w:rsid w:val="005E3D22"/>
    <w:rsid w:val="005E3F28"/>
    <w:rsid w:val="005F3129"/>
    <w:rsid w:val="005F52F6"/>
    <w:rsid w:val="00601C82"/>
    <w:rsid w:val="00606147"/>
    <w:rsid w:val="006107D4"/>
    <w:rsid w:val="006143E4"/>
    <w:rsid w:val="0061671C"/>
    <w:rsid w:val="0063359B"/>
    <w:rsid w:val="00634413"/>
    <w:rsid w:val="00637367"/>
    <w:rsid w:val="00663437"/>
    <w:rsid w:val="006672FD"/>
    <w:rsid w:val="00670534"/>
    <w:rsid w:val="0067440F"/>
    <w:rsid w:val="00674666"/>
    <w:rsid w:val="00677DC1"/>
    <w:rsid w:val="006807D7"/>
    <w:rsid w:val="0068220C"/>
    <w:rsid w:val="00682C72"/>
    <w:rsid w:val="00690933"/>
    <w:rsid w:val="00696EEC"/>
    <w:rsid w:val="006B1377"/>
    <w:rsid w:val="006B7AB6"/>
    <w:rsid w:val="006C3900"/>
    <w:rsid w:val="006D13EA"/>
    <w:rsid w:val="006D55AF"/>
    <w:rsid w:val="006D7009"/>
    <w:rsid w:val="006D7C85"/>
    <w:rsid w:val="006E0BA4"/>
    <w:rsid w:val="006E3270"/>
    <w:rsid w:val="006F5182"/>
    <w:rsid w:val="006F5511"/>
    <w:rsid w:val="007025D6"/>
    <w:rsid w:val="00703BFA"/>
    <w:rsid w:val="0070570B"/>
    <w:rsid w:val="00707087"/>
    <w:rsid w:val="00707CDF"/>
    <w:rsid w:val="00715F27"/>
    <w:rsid w:val="007203DF"/>
    <w:rsid w:val="00721306"/>
    <w:rsid w:val="0072605F"/>
    <w:rsid w:val="00744003"/>
    <w:rsid w:val="0075160B"/>
    <w:rsid w:val="00753E6B"/>
    <w:rsid w:val="00771282"/>
    <w:rsid w:val="00776B53"/>
    <w:rsid w:val="00776CD1"/>
    <w:rsid w:val="00790173"/>
    <w:rsid w:val="00791610"/>
    <w:rsid w:val="007A071A"/>
    <w:rsid w:val="007A6847"/>
    <w:rsid w:val="007B1021"/>
    <w:rsid w:val="007B557A"/>
    <w:rsid w:val="007B560E"/>
    <w:rsid w:val="007B7196"/>
    <w:rsid w:val="007C179F"/>
    <w:rsid w:val="007C4AF5"/>
    <w:rsid w:val="007C5953"/>
    <w:rsid w:val="007C61B6"/>
    <w:rsid w:val="007D0528"/>
    <w:rsid w:val="007D1A06"/>
    <w:rsid w:val="007D61C0"/>
    <w:rsid w:val="007D6A6D"/>
    <w:rsid w:val="007D7670"/>
    <w:rsid w:val="007D7B6A"/>
    <w:rsid w:val="007E16DC"/>
    <w:rsid w:val="007E4BF8"/>
    <w:rsid w:val="007E5151"/>
    <w:rsid w:val="007F5B91"/>
    <w:rsid w:val="007F7FE0"/>
    <w:rsid w:val="0080248C"/>
    <w:rsid w:val="00803D29"/>
    <w:rsid w:val="008079D9"/>
    <w:rsid w:val="00810A2F"/>
    <w:rsid w:val="00812CED"/>
    <w:rsid w:val="00812D1F"/>
    <w:rsid w:val="00814EED"/>
    <w:rsid w:val="00817B9B"/>
    <w:rsid w:val="00822F4B"/>
    <w:rsid w:val="0082443E"/>
    <w:rsid w:val="0082464C"/>
    <w:rsid w:val="008337A0"/>
    <w:rsid w:val="00841EA7"/>
    <w:rsid w:val="00844EEC"/>
    <w:rsid w:val="00846BF1"/>
    <w:rsid w:val="008574D2"/>
    <w:rsid w:val="00861862"/>
    <w:rsid w:val="008663DD"/>
    <w:rsid w:val="00872766"/>
    <w:rsid w:val="00880CCF"/>
    <w:rsid w:val="00881339"/>
    <w:rsid w:val="00881957"/>
    <w:rsid w:val="0088697C"/>
    <w:rsid w:val="00891CE1"/>
    <w:rsid w:val="00892FFE"/>
    <w:rsid w:val="00896E5A"/>
    <w:rsid w:val="008A5D47"/>
    <w:rsid w:val="008B0787"/>
    <w:rsid w:val="008B16DF"/>
    <w:rsid w:val="008C0DEA"/>
    <w:rsid w:val="008C2A37"/>
    <w:rsid w:val="008D5157"/>
    <w:rsid w:val="008E19F8"/>
    <w:rsid w:val="008F03F6"/>
    <w:rsid w:val="008F25B7"/>
    <w:rsid w:val="008F59E8"/>
    <w:rsid w:val="009005DF"/>
    <w:rsid w:val="00902B2A"/>
    <w:rsid w:val="00906823"/>
    <w:rsid w:val="00913340"/>
    <w:rsid w:val="0091678A"/>
    <w:rsid w:val="009202D1"/>
    <w:rsid w:val="00923422"/>
    <w:rsid w:val="00927B39"/>
    <w:rsid w:val="009308D7"/>
    <w:rsid w:val="00930F60"/>
    <w:rsid w:val="009338CF"/>
    <w:rsid w:val="00934CF8"/>
    <w:rsid w:val="00942842"/>
    <w:rsid w:val="00951FA0"/>
    <w:rsid w:val="00957DAF"/>
    <w:rsid w:val="00960658"/>
    <w:rsid w:val="00960BD3"/>
    <w:rsid w:val="00961DD7"/>
    <w:rsid w:val="00962FA2"/>
    <w:rsid w:val="009633E9"/>
    <w:rsid w:val="0096535E"/>
    <w:rsid w:val="00970DBF"/>
    <w:rsid w:val="009746AD"/>
    <w:rsid w:val="00975B04"/>
    <w:rsid w:val="00976EC7"/>
    <w:rsid w:val="009807F3"/>
    <w:rsid w:val="00983CA0"/>
    <w:rsid w:val="00984688"/>
    <w:rsid w:val="009863D9"/>
    <w:rsid w:val="00987CA9"/>
    <w:rsid w:val="00991B5E"/>
    <w:rsid w:val="00992ED2"/>
    <w:rsid w:val="00993FC6"/>
    <w:rsid w:val="009A7A50"/>
    <w:rsid w:val="009C22EC"/>
    <w:rsid w:val="009C351F"/>
    <w:rsid w:val="009D1B3B"/>
    <w:rsid w:val="009D6A41"/>
    <w:rsid w:val="009E0B45"/>
    <w:rsid w:val="009E3AD8"/>
    <w:rsid w:val="009E7EE4"/>
    <w:rsid w:val="009F1D65"/>
    <w:rsid w:val="009F3F72"/>
    <w:rsid w:val="009F5A44"/>
    <w:rsid w:val="009F5D8A"/>
    <w:rsid w:val="00A0696F"/>
    <w:rsid w:val="00A14FBA"/>
    <w:rsid w:val="00A2343D"/>
    <w:rsid w:val="00A23573"/>
    <w:rsid w:val="00A25236"/>
    <w:rsid w:val="00A27895"/>
    <w:rsid w:val="00A510A8"/>
    <w:rsid w:val="00A53988"/>
    <w:rsid w:val="00A55B1F"/>
    <w:rsid w:val="00A57461"/>
    <w:rsid w:val="00A62619"/>
    <w:rsid w:val="00A63FB8"/>
    <w:rsid w:val="00A6549F"/>
    <w:rsid w:val="00A819B3"/>
    <w:rsid w:val="00A82648"/>
    <w:rsid w:val="00A90142"/>
    <w:rsid w:val="00A916E7"/>
    <w:rsid w:val="00A972BC"/>
    <w:rsid w:val="00AA40DA"/>
    <w:rsid w:val="00AA66F4"/>
    <w:rsid w:val="00AA7BCD"/>
    <w:rsid w:val="00AB02B8"/>
    <w:rsid w:val="00AB1CA8"/>
    <w:rsid w:val="00AC050B"/>
    <w:rsid w:val="00AC4F7A"/>
    <w:rsid w:val="00AC7AAC"/>
    <w:rsid w:val="00AD1701"/>
    <w:rsid w:val="00AE0C16"/>
    <w:rsid w:val="00AF0CAE"/>
    <w:rsid w:val="00AF1125"/>
    <w:rsid w:val="00AF28C4"/>
    <w:rsid w:val="00AF30AE"/>
    <w:rsid w:val="00B00FDF"/>
    <w:rsid w:val="00B0375A"/>
    <w:rsid w:val="00B0534A"/>
    <w:rsid w:val="00B06BC7"/>
    <w:rsid w:val="00B10894"/>
    <w:rsid w:val="00B13210"/>
    <w:rsid w:val="00B14AC4"/>
    <w:rsid w:val="00B162EC"/>
    <w:rsid w:val="00B17C97"/>
    <w:rsid w:val="00B2485F"/>
    <w:rsid w:val="00B24901"/>
    <w:rsid w:val="00B25DA1"/>
    <w:rsid w:val="00B27959"/>
    <w:rsid w:val="00B31037"/>
    <w:rsid w:val="00B32EEE"/>
    <w:rsid w:val="00B335B3"/>
    <w:rsid w:val="00B33DC9"/>
    <w:rsid w:val="00B364CA"/>
    <w:rsid w:val="00B5040D"/>
    <w:rsid w:val="00B51773"/>
    <w:rsid w:val="00B53501"/>
    <w:rsid w:val="00B54BCA"/>
    <w:rsid w:val="00B55F70"/>
    <w:rsid w:val="00B60286"/>
    <w:rsid w:val="00B61D9B"/>
    <w:rsid w:val="00B639C7"/>
    <w:rsid w:val="00B6712A"/>
    <w:rsid w:val="00B71C7A"/>
    <w:rsid w:val="00B74F94"/>
    <w:rsid w:val="00B77A7E"/>
    <w:rsid w:val="00B823AF"/>
    <w:rsid w:val="00B85725"/>
    <w:rsid w:val="00B91057"/>
    <w:rsid w:val="00B93866"/>
    <w:rsid w:val="00B971B7"/>
    <w:rsid w:val="00B97C96"/>
    <w:rsid w:val="00B97E65"/>
    <w:rsid w:val="00BA006A"/>
    <w:rsid w:val="00BA5D63"/>
    <w:rsid w:val="00BA6C67"/>
    <w:rsid w:val="00BB08EF"/>
    <w:rsid w:val="00BC34E1"/>
    <w:rsid w:val="00BC71ED"/>
    <w:rsid w:val="00BD017E"/>
    <w:rsid w:val="00BD1637"/>
    <w:rsid w:val="00BD57A1"/>
    <w:rsid w:val="00BD711C"/>
    <w:rsid w:val="00BE0348"/>
    <w:rsid w:val="00BE1428"/>
    <w:rsid w:val="00BE6386"/>
    <w:rsid w:val="00BE7B92"/>
    <w:rsid w:val="00BF458D"/>
    <w:rsid w:val="00BF6A14"/>
    <w:rsid w:val="00C0328C"/>
    <w:rsid w:val="00C10998"/>
    <w:rsid w:val="00C10BE3"/>
    <w:rsid w:val="00C153AD"/>
    <w:rsid w:val="00C15E50"/>
    <w:rsid w:val="00C16759"/>
    <w:rsid w:val="00C17D97"/>
    <w:rsid w:val="00C20793"/>
    <w:rsid w:val="00C20DC7"/>
    <w:rsid w:val="00C2698A"/>
    <w:rsid w:val="00C2785B"/>
    <w:rsid w:val="00C33DD9"/>
    <w:rsid w:val="00C33E8E"/>
    <w:rsid w:val="00C41895"/>
    <w:rsid w:val="00C55049"/>
    <w:rsid w:val="00C56E41"/>
    <w:rsid w:val="00C61D32"/>
    <w:rsid w:val="00C62D32"/>
    <w:rsid w:val="00C630FA"/>
    <w:rsid w:val="00C643B1"/>
    <w:rsid w:val="00C73D41"/>
    <w:rsid w:val="00C75B47"/>
    <w:rsid w:val="00C76911"/>
    <w:rsid w:val="00C83A13"/>
    <w:rsid w:val="00C84D63"/>
    <w:rsid w:val="00C85365"/>
    <w:rsid w:val="00C86EAE"/>
    <w:rsid w:val="00C91512"/>
    <w:rsid w:val="00CA1218"/>
    <w:rsid w:val="00CA13D4"/>
    <w:rsid w:val="00CA1A3B"/>
    <w:rsid w:val="00CA3869"/>
    <w:rsid w:val="00CB144B"/>
    <w:rsid w:val="00CB22C7"/>
    <w:rsid w:val="00CB25DF"/>
    <w:rsid w:val="00CE1064"/>
    <w:rsid w:val="00CE1B07"/>
    <w:rsid w:val="00CE27B2"/>
    <w:rsid w:val="00CE5E29"/>
    <w:rsid w:val="00CE6BD5"/>
    <w:rsid w:val="00CE7FF7"/>
    <w:rsid w:val="00D00874"/>
    <w:rsid w:val="00D022D6"/>
    <w:rsid w:val="00D0349F"/>
    <w:rsid w:val="00D05105"/>
    <w:rsid w:val="00D057EB"/>
    <w:rsid w:val="00D0719E"/>
    <w:rsid w:val="00D16D8F"/>
    <w:rsid w:val="00D2301D"/>
    <w:rsid w:val="00D26DAB"/>
    <w:rsid w:val="00D316BC"/>
    <w:rsid w:val="00D42483"/>
    <w:rsid w:val="00D425F2"/>
    <w:rsid w:val="00D43316"/>
    <w:rsid w:val="00D64C7C"/>
    <w:rsid w:val="00D6759F"/>
    <w:rsid w:val="00D71E32"/>
    <w:rsid w:val="00D725E9"/>
    <w:rsid w:val="00D81D87"/>
    <w:rsid w:val="00D90DD1"/>
    <w:rsid w:val="00D91BE2"/>
    <w:rsid w:val="00D92444"/>
    <w:rsid w:val="00D928C6"/>
    <w:rsid w:val="00D96553"/>
    <w:rsid w:val="00DA18FB"/>
    <w:rsid w:val="00DA3439"/>
    <w:rsid w:val="00DA3751"/>
    <w:rsid w:val="00DA437B"/>
    <w:rsid w:val="00DA6534"/>
    <w:rsid w:val="00DC0405"/>
    <w:rsid w:val="00DC44F6"/>
    <w:rsid w:val="00DC5EC2"/>
    <w:rsid w:val="00DE0F3C"/>
    <w:rsid w:val="00DE2CC8"/>
    <w:rsid w:val="00DE63DE"/>
    <w:rsid w:val="00DE65C6"/>
    <w:rsid w:val="00DF0229"/>
    <w:rsid w:val="00DF4E88"/>
    <w:rsid w:val="00DF5545"/>
    <w:rsid w:val="00E03694"/>
    <w:rsid w:val="00E0460E"/>
    <w:rsid w:val="00E05DD6"/>
    <w:rsid w:val="00E205C9"/>
    <w:rsid w:val="00E21963"/>
    <w:rsid w:val="00E22964"/>
    <w:rsid w:val="00E31FB0"/>
    <w:rsid w:val="00E336F1"/>
    <w:rsid w:val="00E41175"/>
    <w:rsid w:val="00E451CF"/>
    <w:rsid w:val="00E62D13"/>
    <w:rsid w:val="00E63FB3"/>
    <w:rsid w:val="00E653A1"/>
    <w:rsid w:val="00E67281"/>
    <w:rsid w:val="00E67953"/>
    <w:rsid w:val="00E70B9B"/>
    <w:rsid w:val="00E70CA2"/>
    <w:rsid w:val="00E7207F"/>
    <w:rsid w:val="00E746BA"/>
    <w:rsid w:val="00E762C5"/>
    <w:rsid w:val="00E8318E"/>
    <w:rsid w:val="00E90DB6"/>
    <w:rsid w:val="00E973B5"/>
    <w:rsid w:val="00E9798F"/>
    <w:rsid w:val="00EA02FF"/>
    <w:rsid w:val="00EA12FD"/>
    <w:rsid w:val="00EA2C94"/>
    <w:rsid w:val="00EA5A94"/>
    <w:rsid w:val="00EB1130"/>
    <w:rsid w:val="00EB5C81"/>
    <w:rsid w:val="00EC148C"/>
    <w:rsid w:val="00EC2CC4"/>
    <w:rsid w:val="00EC67B1"/>
    <w:rsid w:val="00ED0290"/>
    <w:rsid w:val="00ED5332"/>
    <w:rsid w:val="00ED6526"/>
    <w:rsid w:val="00EE0C61"/>
    <w:rsid w:val="00EE5069"/>
    <w:rsid w:val="00EE5608"/>
    <w:rsid w:val="00EF648A"/>
    <w:rsid w:val="00EF7695"/>
    <w:rsid w:val="00F00938"/>
    <w:rsid w:val="00F0422A"/>
    <w:rsid w:val="00F055A4"/>
    <w:rsid w:val="00F113E3"/>
    <w:rsid w:val="00F16FAA"/>
    <w:rsid w:val="00F17850"/>
    <w:rsid w:val="00F20925"/>
    <w:rsid w:val="00F43A33"/>
    <w:rsid w:val="00F44704"/>
    <w:rsid w:val="00F50D52"/>
    <w:rsid w:val="00F52D0B"/>
    <w:rsid w:val="00F65B53"/>
    <w:rsid w:val="00F72953"/>
    <w:rsid w:val="00F73C35"/>
    <w:rsid w:val="00F7460E"/>
    <w:rsid w:val="00F74A14"/>
    <w:rsid w:val="00F76918"/>
    <w:rsid w:val="00F811DA"/>
    <w:rsid w:val="00F82954"/>
    <w:rsid w:val="00F83BC7"/>
    <w:rsid w:val="00FA47CD"/>
    <w:rsid w:val="00FB26D2"/>
    <w:rsid w:val="00FB56FA"/>
    <w:rsid w:val="00FB60A9"/>
    <w:rsid w:val="00FC164B"/>
    <w:rsid w:val="00FC4D99"/>
    <w:rsid w:val="00FC77B9"/>
    <w:rsid w:val="00FD2A11"/>
    <w:rsid w:val="00FD414A"/>
    <w:rsid w:val="00FD43D2"/>
    <w:rsid w:val="00FE29F5"/>
    <w:rsid w:val="00FF18EA"/>
    <w:rsid w:val="00FF6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E6630"/>
  <w15:chartTrackingRefBased/>
  <w15:docId w15:val="{E6079D67-6FDE-457E-A74E-0D880875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sid w:val="00FE29F5"/>
    <w:rPr>
      <w:sz w:val="16"/>
      <w:szCs w:val="16"/>
    </w:rPr>
  </w:style>
  <w:style w:type="character" w:styleId="Hyperlink">
    <w:name w:val="Hyperlink"/>
    <w:basedOn w:val="DefaultParagraphFont"/>
    <w:uiPriority w:val="99"/>
    <w:unhideWhenUsed/>
    <w:rsid w:val="00E63FB3"/>
    <w:rPr>
      <w:color w:val="5F5F5F" w:themeColor="hyperlink"/>
      <w:u w:val="single"/>
    </w:rPr>
  </w:style>
  <w:style w:type="character" w:styleId="UnresolvedMention">
    <w:name w:val="Unresolved Mention"/>
    <w:basedOn w:val="DefaultParagraphFont"/>
    <w:uiPriority w:val="99"/>
    <w:semiHidden/>
    <w:unhideWhenUsed/>
    <w:rsid w:val="00E63FB3"/>
    <w:rPr>
      <w:color w:val="605E5C"/>
      <w:shd w:val="clear" w:color="auto" w:fill="E1DFDD"/>
    </w:rPr>
  </w:style>
  <w:style w:type="character" w:styleId="FollowedHyperlink">
    <w:name w:val="FollowedHyperlink"/>
    <w:basedOn w:val="DefaultParagraphFont"/>
    <w:uiPriority w:val="99"/>
    <w:semiHidden/>
    <w:unhideWhenUsed/>
    <w:rsid w:val="0077128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cnn.com/2018/01/12/health/colorscope-pink-boy-girl-gender/index.html" TargetMode="External"/><Relationship Id="rId4" Type="http://schemas.openxmlformats.org/officeDocument/2006/relationships/styles" Target="styles.xml"/><Relationship Id="rId9" Type="http://schemas.openxmlformats.org/officeDocument/2006/relationships/hyperlink" Target="https://doi-org.frederick.idm.oclc.org/10.1080/10350330.2019.1682279"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Users/valerianina/Library/Containers/com.microsoft.Word/Data/Library/Application%20Support/Microsoft/Office/16.0/DTS/en-US%7bF92A14E2-6A7A-2543-9D55-39E7DBE47D35%7d/%7b963B62C3-4AE3-ED46-906D-217B7FA59475%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B865FA6CE7B014D9C329955DD73E814"/>
        <w:category>
          <w:name w:val="General"/>
          <w:gallery w:val="placeholder"/>
        </w:category>
        <w:types>
          <w:type w:val="bbPlcHdr"/>
        </w:types>
        <w:behaviors>
          <w:behavior w:val="content"/>
        </w:behaviors>
        <w:guid w:val="{A6A30F48-15A7-5E45-8862-8BC54BD43E49}"/>
      </w:docPartPr>
      <w:docPartBody>
        <w:p w:rsidR="00F42F63" w:rsidRDefault="00000000">
          <w:pPr>
            <w:pStyle w:val="6B865FA6CE7B014D9C329955DD73E814"/>
          </w:pPr>
          <w:r>
            <w:t>Row Heading</w:t>
          </w:r>
        </w:p>
      </w:docPartBody>
    </w:docPart>
    <w:docPart>
      <w:docPartPr>
        <w:name w:val="8CA363F58809C24EB6972D75B705541C"/>
        <w:category>
          <w:name w:val="General"/>
          <w:gallery w:val="placeholder"/>
        </w:category>
        <w:types>
          <w:type w:val="bbPlcHdr"/>
        </w:types>
        <w:behaviors>
          <w:behavior w:val="content"/>
        </w:behaviors>
        <w:guid w:val="{C89807F0-A9C3-B44D-AC0F-6021ED6A1591}"/>
      </w:docPartPr>
      <w:docPartBody>
        <w:p w:rsidR="00F42F63" w:rsidRDefault="00000000">
          <w:pPr>
            <w:pStyle w:val="8CA363F58809C24EB6972D75B705541C"/>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6B"/>
    <w:rsid w:val="0015576F"/>
    <w:rsid w:val="002C066B"/>
    <w:rsid w:val="006210C7"/>
    <w:rsid w:val="00722C47"/>
    <w:rsid w:val="00AF395B"/>
    <w:rsid w:val="00CA4BBC"/>
    <w:rsid w:val="00E62FEA"/>
    <w:rsid w:val="00F42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E0185B2B3A844383505CCBD3BC6BBA">
    <w:name w:val="DDE0185B2B3A844383505CCBD3BC6BBA"/>
  </w:style>
  <w:style w:type="paragraph" w:customStyle="1" w:styleId="ED6E63A53E024B408549F22669A5158C">
    <w:name w:val="ED6E63A53E024B408549F22669A5158C"/>
  </w:style>
  <w:style w:type="paragraph" w:customStyle="1" w:styleId="9A42961D523C7345B3F99E132E623609">
    <w:name w:val="9A42961D523C7345B3F99E132E623609"/>
  </w:style>
  <w:style w:type="paragraph" w:customStyle="1" w:styleId="E8C8CD4C1FE1714EB5BE48094A3C7A72">
    <w:name w:val="E8C8CD4C1FE1714EB5BE48094A3C7A72"/>
  </w:style>
  <w:style w:type="paragraph" w:customStyle="1" w:styleId="F51F831A04FF8145A43CD8B6186ECE09">
    <w:name w:val="F51F831A04FF8145A43CD8B6186ECE09"/>
  </w:style>
  <w:style w:type="paragraph" w:customStyle="1" w:styleId="9CE3DA454930524E96741C771C8EF344">
    <w:name w:val="9CE3DA454930524E96741C771C8EF344"/>
  </w:style>
  <w:style w:type="character" w:styleId="Emphasis">
    <w:name w:val="Emphasis"/>
    <w:basedOn w:val="DefaultParagraphFont"/>
    <w:uiPriority w:val="2"/>
    <w:qFormat/>
    <w:rPr>
      <w:i/>
      <w:iCs/>
    </w:rPr>
  </w:style>
  <w:style w:type="paragraph" w:customStyle="1" w:styleId="8B23626B0F4DE34586D5D6C0C05B183D">
    <w:name w:val="8B23626B0F4DE34586D5D6C0C05B183D"/>
  </w:style>
  <w:style w:type="paragraph" w:customStyle="1" w:styleId="DA4A9E93C2A42449AD7E11873628FA97">
    <w:name w:val="DA4A9E93C2A42449AD7E11873628FA97"/>
  </w:style>
  <w:style w:type="paragraph" w:customStyle="1" w:styleId="72129B01C19FE047933790D13D4CC48C">
    <w:name w:val="72129B01C19FE047933790D13D4CC48C"/>
  </w:style>
  <w:style w:type="paragraph" w:customStyle="1" w:styleId="123F75CF009E5C4E8199D7FF244A9FE0">
    <w:name w:val="123F75CF009E5C4E8199D7FF244A9FE0"/>
  </w:style>
  <w:style w:type="paragraph" w:customStyle="1" w:styleId="85FB96C16388B4488CBF0187628117B7">
    <w:name w:val="85FB96C16388B4488CBF0187628117B7"/>
  </w:style>
  <w:style w:type="paragraph" w:customStyle="1" w:styleId="07C59FCC24731846895A909172F77002">
    <w:name w:val="07C59FCC24731846895A909172F77002"/>
  </w:style>
  <w:style w:type="paragraph" w:customStyle="1" w:styleId="6B865FA6CE7B014D9C329955DD73E814">
    <w:name w:val="6B865FA6CE7B014D9C329955DD73E814"/>
  </w:style>
  <w:style w:type="paragraph" w:customStyle="1" w:styleId="8CA363F58809C24EB6972D75B705541C">
    <w:name w:val="8CA363F58809C24EB6972D75B705541C"/>
  </w:style>
  <w:style w:type="paragraph" w:customStyle="1" w:styleId="D8D51480C1347641845410D8CBD880D0">
    <w:name w:val="D8D51480C1347641845410D8CBD880D0"/>
  </w:style>
  <w:style w:type="paragraph" w:customStyle="1" w:styleId="C04BF8C5155DCE4DA1F10E6FC93CB1A4">
    <w:name w:val="C04BF8C5155DCE4DA1F10E6FC93CB1A4"/>
  </w:style>
  <w:style w:type="paragraph" w:customStyle="1" w:styleId="6E04EA5A2989D1489BF1650BAB5D6541">
    <w:name w:val="6E04EA5A2989D1489BF1650BAB5D6541"/>
  </w:style>
  <w:style w:type="paragraph" w:customStyle="1" w:styleId="368B991F3AD7E344BFFAE8329FDE1983">
    <w:name w:val="368B991F3AD7E344BFFAE8329FDE1983"/>
  </w:style>
  <w:style w:type="paragraph" w:customStyle="1" w:styleId="C9DB052D5C80844BB446CDF52335E0B0">
    <w:name w:val="C9DB052D5C80844BB446CDF52335E0B0"/>
  </w:style>
  <w:style w:type="paragraph" w:customStyle="1" w:styleId="38C53AB093BBC64E82BD7BEB45346EDF">
    <w:name w:val="38C53AB093BBC64E82BD7BEB45346EDF"/>
  </w:style>
  <w:style w:type="paragraph" w:customStyle="1" w:styleId="6AA1BE57E3905E4E871613C6674F5DCC">
    <w:name w:val="6AA1BE57E3905E4E871613C6674F5DCC"/>
  </w:style>
  <w:style w:type="paragraph" w:styleId="Bibliography">
    <w:name w:val="Bibliography"/>
    <w:basedOn w:val="Normal"/>
    <w:next w:val="Normal"/>
    <w:uiPriority w:val="37"/>
    <w:semiHidden/>
    <w:unhideWhenUsed/>
  </w:style>
  <w:style w:type="paragraph" w:customStyle="1" w:styleId="A8FC27BCF009C44492EE0280DE3844A7">
    <w:name w:val="A8FC27BCF009C44492EE0280DE384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Nina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%7b963B62C3-4AE3-ED46-906D-217B7FA59475%7dtf10002092.dotx</Template>
  <TotalTime>128</TotalTime>
  <Pages>1</Pages>
  <Words>864</Words>
  <Characters>4930</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Links>
    <vt:vector size="30" baseType="variant">
      <vt:variant>
        <vt:i4>4980800</vt:i4>
      </vt:variant>
      <vt:variant>
        <vt:i4>12</vt:i4>
      </vt:variant>
      <vt:variant>
        <vt:i4>0</vt:i4>
      </vt:variant>
      <vt:variant>
        <vt:i4>5</vt:i4>
      </vt:variant>
      <vt:variant>
        <vt:lpwstr>https://www.cnn.com/2018/01/12/health/colorscope-pink-boy-girl-gender/index.html</vt:lpwstr>
      </vt:variant>
      <vt:variant>
        <vt:lpwstr/>
      </vt:variant>
      <vt:variant>
        <vt:i4>5177358</vt:i4>
      </vt:variant>
      <vt:variant>
        <vt:i4>9</vt:i4>
      </vt:variant>
      <vt:variant>
        <vt:i4>0</vt:i4>
      </vt:variant>
      <vt:variant>
        <vt:i4>5</vt:i4>
      </vt:variant>
      <vt:variant>
        <vt:lpwstr>https://www.hrw.org/news/2013/01/11/trouble-tradition</vt:lpwstr>
      </vt:variant>
      <vt:variant>
        <vt:lpwstr>:~:text=But%20unfortunately%2C%20</vt:lpwstr>
      </vt:variant>
      <vt:variant>
        <vt:i4>5177358</vt:i4>
      </vt:variant>
      <vt:variant>
        <vt:i4>6</vt:i4>
      </vt:variant>
      <vt:variant>
        <vt:i4>0</vt:i4>
      </vt:variant>
      <vt:variant>
        <vt:i4>5</vt:i4>
      </vt:variant>
      <vt:variant>
        <vt:lpwstr>https://www.hrw.org/news/2013/01/11/trouble-tradition</vt:lpwstr>
      </vt:variant>
      <vt:variant>
        <vt:lpwstr>:~:text=But%20unfortunately%2C%20</vt:lpwstr>
      </vt:variant>
      <vt:variant>
        <vt:i4>5177358</vt:i4>
      </vt:variant>
      <vt:variant>
        <vt:i4>3</vt:i4>
      </vt:variant>
      <vt:variant>
        <vt:i4>0</vt:i4>
      </vt:variant>
      <vt:variant>
        <vt:i4>5</vt:i4>
      </vt:variant>
      <vt:variant>
        <vt:lpwstr>https://www.hrw.org/news/2013/01/11/trouble-tradition</vt:lpwstr>
      </vt:variant>
      <vt:variant>
        <vt:lpwstr>:~:text=But%20unfortunately%2C%20</vt:lpwstr>
      </vt:variant>
      <vt:variant>
        <vt:i4>6226011</vt:i4>
      </vt:variant>
      <vt:variant>
        <vt:i4>0</vt:i4>
      </vt:variant>
      <vt:variant>
        <vt:i4>0</vt:i4>
      </vt:variant>
      <vt:variant>
        <vt:i4>5</vt:i4>
      </vt:variant>
      <vt:variant>
        <vt:lpwstr>https://doi-org.frederick.idm.oclc.org/10.1080/10350330.2019.1682279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Nina</dc:creator>
  <cp:keywords/>
  <dc:description/>
  <cp:lastModifiedBy>Ariel Araya-Madrigal</cp:lastModifiedBy>
  <cp:revision>212</cp:revision>
  <dcterms:created xsi:type="dcterms:W3CDTF">2023-09-14T02:46:00Z</dcterms:created>
  <dcterms:modified xsi:type="dcterms:W3CDTF">2023-09-14T05:55:00Z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